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5565C" w14:textId="77777777" w:rsidR="006B3D19" w:rsidRDefault="006B3D1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035565D" w14:textId="77777777" w:rsidR="006B3D19" w:rsidRDefault="006B3D1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035565E" w14:textId="77777777" w:rsidR="006B3D19" w:rsidRDefault="006B3D1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035565F" w14:textId="77777777" w:rsidR="006B3D19" w:rsidRDefault="006B3D19">
      <w:pPr>
        <w:jc w:val="left"/>
        <w:rPr>
          <w:rFonts w:ascii="SamsungOne 700" w:eastAsia="SamsungOne 700" w:hAnsi="SamsungOne 700" w:cs="SamsungOne 700"/>
          <w:sz w:val="40"/>
          <w:szCs w:val="40"/>
        </w:rPr>
      </w:pPr>
    </w:p>
    <w:p w14:paraId="50355660" w14:textId="77777777" w:rsidR="006B3D19" w:rsidRDefault="00000000">
      <w:pPr>
        <w:jc w:val="left"/>
        <w:rPr>
          <w:rFonts w:ascii="SamsungOne 700" w:eastAsia="SamsungOne 700" w:hAnsi="SamsungOne 700" w:cs="SamsungOne 700"/>
          <w:color w:val="000000"/>
          <w:sz w:val="40"/>
          <w:szCs w:val="40"/>
        </w:rPr>
      </w:pPr>
      <w:r>
        <w:rPr>
          <w:rFonts w:ascii="SamsungOne 700" w:eastAsia="SamsungOne 700" w:hAnsi="SamsungOne 700" w:cs="SamsungOne 700"/>
          <w:color w:val="000000"/>
          <w:sz w:val="40"/>
          <w:szCs w:val="40"/>
        </w:rPr>
        <w:t>Curso de IA</w:t>
      </w:r>
    </w:p>
    <w:p w14:paraId="50355661" w14:textId="77777777" w:rsidR="006B3D19" w:rsidRDefault="00000000">
      <w:pPr>
        <w:jc w:val="left"/>
        <w:rPr>
          <w:rFonts w:ascii="Samsung Sharp Sans" w:eastAsia="Samsung Sharp Sans" w:hAnsi="Samsung Sharp Sans" w:cs="Samsung Sharp Sans"/>
          <w:color w:val="193DB0"/>
          <w:sz w:val="72"/>
          <w:szCs w:val="72"/>
        </w:rPr>
      </w:pPr>
      <w:r>
        <w:rPr>
          <w:rFonts w:ascii="Samsung Sharp Sans" w:eastAsia="Samsung Sharp Sans" w:hAnsi="Samsung Sharp Sans" w:cs="Samsung Sharp Sans"/>
          <w:color w:val="193DB0"/>
          <w:sz w:val="72"/>
          <w:szCs w:val="72"/>
        </w:rPr>
        <w:t>Capítulo 8. Cuestionario</w:t>
      </w:r>
    </w:p>
    <w:p w14:paraId="50355662" w14:textId="77777777" w:rsidR="006B3D19" w:rsidRDefault="006B3D19">
      <w:pPr>
        <w:jc w:val="left"/>
        <w:rPr>
          <w:rFonts w:ascii="SamsungOne 700" w:eastAsia="SamsungOne 700" w:hAnsi="SamsungOne 700" w:cs="SamsungOne 700"/>
          <w:sz w:val="40"/>
          <w:szCs w:val="40"/>
        </w:rPr>
      </w:pPr>
    </w:p>
    <w:p w14:paraId="50355663" w14:textId="77777777" w:rsidR="006B3D19" w:rsidRDefault="00000000">
      <w:pPr>
        <w:jc w:val="left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Para estudiantes</w:t>
      </w:r>
    </w:p>
    <w:p w14:paraId="50355664" w14:textId="77777777" w:rsidR="006B3D19" w:rsidRDefault="006B3D1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0355665" w14:textId="77777777" w:rsidR="006B3D19" w:rsidRDefault="006B3D1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0355666" w14:textId="77777777" w:rsidR="006B3D19" w:rsidRDefault="006B3D1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0355667" w14:textId="77777777" w:rsidR="006B3D19" w:rsidRDefault="006B3D1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0355668" w14:textId="77777777" w:rsidR="006B3D19" w:rsidRDefault="006B3D1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0355669" w14:textId="77777777" w:rsidR="006B3D19" w:rsidRDefault="006B3D1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035566A" w14:textId="77777777" w:rsidR="006B3D19" w:rsidRDefault="006B3D1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5035566B" w14:textId="77777777" w:rsidR="006B3D19" w:rsidRDefault="006B3D19">
      <w:pPr>
        <w:jc w:val="left"/>
        <w:rPr>
          <w:sz w:val="14"/>
          <w:szCs w:val="14"/>
        </w:rPr>
      </w:pPr>
    </w:p>
    <w:p w14:paraId="5035566C" w14:textId="77777777" w:rsidR="006B3D19" w:rsidRDefault="006B3D19">
      <w:pPr>
        <w:jc w:val="left"/>
        <w:rPr>
          <w:sz w:val="14"/>
          <w:szCs w:val="14"/>
        </w:rPr>
      </w:pPr>
    </w:p>
    <w:p w14:paraId="5035566D" w14:textId="77777777" w:rsidR="006B3D19" w:rsidRDefault="006B3D19">
      <w:pPr>
        <w:jc w:val="left"/>
        <w:rPr>
          <w:sz w:val="14"/>
          <w:szCs w:val="14"/>
        </w:rPr>
      </w:pPr>
    </w:p>
    <w:p w14:paraId="5035566E" w14:textId="77777777" w:rsidR="006B3D19" w:rsidRDefault="006B3D19">
      <w:pPr>
        <w:jc w:val="left"/>
        <w:rPr>
          <w:sz w:val="14"/>
          <w:szCs w:val="14"/>
        </w:rPr>
      </w:pPr>
    </w:p>
    <w:p w14:paraId="5035566F" w14:textId="77777777" w:rsidR="006B3D19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sz w:val="14"/>
          <w:szCs w:val="14"/>
        </w:rPr>
        <w:t>ⓒ</w:t>
      </w:r>
      <w:r>
        <w:rPr>
          <w:rFonts w:ascii="SamsungOne 400" w:eastAsia="SamsungOne 400" w:hAnsi="SamsungOne 400" w:cs="SamsungOne 400"/>
          <w:sz w:val="14"/>
          <w:szCs w:val="14"/>
        </w:rPr>
        <w:t>2023 SAMSUNG. Todos los derechos reservados.</w:t>
      </w:r>
    </w:p>
    <w:p w14:paraId="50355670" w14:textId="77777777" w:rsidR="006B3D19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La Oficina de Ciudadanía Corporativa de Samsung </w:t>
      </w:r>
      <w:proofErr w:type="spellStart"/>
      <w:r>
        <w:rPr>
          <w:rFonts w:ascii="SamsungOne 400" w:eastAsia="SamsungOne 400" w:hAnsi="SamsungOne 400" w:cs="SamsungOne 400"/>
          <w:sz w:val="14"/>
          <w:szCs w:val="14"/>
        </w:rPr>
        <w:t>Electronics</w:t>
      </w:r>
      <w:proofErr w:type="spellEnd"/>
      <w:r>
        <w:rPr>
          <w:rFonts w:ascii="SamsungOne 400" w:eastAsia="SamsungOne 400" w:hAnsi="SamsungOne 400" w:cs="SamsungOne 400"/>
          <w:sz w:val="14"/>
          <w:szCs w:val="14"/>
        </w:rPr>
        <w:t xml:space="preserve"> posee los derechos de autor de este documento.</w:t>
      </w:r>
    </w:p>
    <w:p w14:paraId="50355671" w14:textId="77777777" w:rsidR="006B3D19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Este documento es una propiedad literaria protegida por la ley de derechos de autor, por lo que está prohibida su reimpresión y reproducción sin permiso. </w:t>
      </w:r>
    </w:p>
    <w:p w14:paraId="50355672" w14:textId="77777777" w:rsidR="006B3D19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Para utilizar este documento fuera del plan de estudios de Samsung </w:t>
      </w:r>
      <w:proofErr w:type="spellStart"/>
      <w:r>
        <w:rPr>
          <w:rFonts w:ascii="SamsungOne 400" w:eastAsia="SamsungOne 400" w:hAnsi="SamsungOne 400" w:cs="SamsungOne 400"/>
          <w:sz w:val="14"/>
          <w:szCs w:val="14"/>
        </w:rPr>
        <w:t>Innovation</w:t>
      </w:r>
      <w:proofErr w:type="spellEnd"/>
      <w:r>
        <w:rPr>
          <w:rFonts w:ascii="SamsungOne 400" w:eastAsia="SamsungOne 400" w:hAnsi="SamsungOne 400" w:cs="SamsungOne 400"/>
          <w:sz w:val="14"/>
          <w:szCs w:val="14"/>
        </w:rPr>
        <w:t xml:space="preserve"> Campus, debe recibir el consentimiento por escrito del titular de los derechos de </w:t>
      </w:r>
      <w:proofErr w:type="gramStart"/>
      <w:r>
        <w:rPr>
          <w:rFonts w:ascii="SamsungOne 400" w:eastAsia="SamsungOne 400" w:hAnsi="SamsungOne 400" w:cs="SamsungOne 400"/>
          <w:sz w:val="14"/>
          <w:szCs w:val="14"/>
        </w:rPr>
        <w:t>autor..</w:t>
      </w:r>
      <w:proofErr w:type="gramEnd"/>
    </w:p>
    <w:p w14:paraId="50355673" w14:textId="77777777" w:rsidR="006B3D19" w:rsidRDefault="006B3D19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50355674" w14:textId="77777777" w:rsidR="006B3D19" w:rsidRDefault="006B3D19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50355675" w14:textId="77777777" w:rsidR="006B3D19" w:rsidRDefault="006B3D19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50355676" w14:textId="77777777" w:rsidR="006B3D19" w:rsidRDefault="006B3D19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50355677" w14:textId="77777777" w:rsidR="006B3D1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¿Cuál es el problema que se plantea cuando el número de nodos es pequeño al analizar redes neuronales artificiales?</w:t>
      </w:r>
    </w:p>
    <w:p w14:paraId="50355678" w14:textId="77777777" w:rsidR="006B3D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98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Si el número de nodos es pequeño, el número de operaciones a procesar es pequeño, por lo que se realiza rápidamente. </w:t>
      </w:r>
    </w:p>
    <w:p w14:paraId="50355679" w14:textId="77777777" w:rsidR="006B3D19" w:rsidRPr="009624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98"/>
        <w:rPr>
          <w:rFonts w:ascii="SamsungOne 400" w:eastAsia="SamsungOne 400" w:hAnsi="SamsungOne 400" w:cs="SamsungOne 400"/>
          <w:color w:val="000000"/>
          <w:highlight w:val="yellow"/>
        </w:rPr>
      </w:pPr>
      <w:r w:rsidRPr="009624ED">
        <w:rPr>
          <w:rFonts w:ascii="SamsungOne 400" w:eastAsia="SamsungOne 400" w:hAnsi="SamsungOne 400" w:cs="SamsungOne 400"/>
          <w:color w:val="000000"/>
          <w:highlight w:val="yellow"/>
        </w:rPr>
        <w:t>No se pueden crear límites de decisión complejos al realizar un modelo de análisis.</w:t>
      </w:r>
    </w:p>
    <w:p w14:paraId="5035567A" w14:textId="77777777" w:rsidR="006B3D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98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No se puede realizar el algoritmo de </w:t>
      </w:r>
      <w:proofErr w:type="spellStart"/>
      <w:r>
        <w:rPr>
          <w:rFonts w:ascii="SamsungOne 400" w:eastAsia="SamsungOne 400" w:hAnsi="SamsungOne 400" w:cs="SamsungOne 400"/>
          <w:color w:val="000000"/>
        </w:rPr>
        <w:t>retropropagación</w:t>
      </w:r>
      <w:proofErr w:type="spellEnd"/>
      <w:r>
        <w:rPr>
          <w:rFonts w:ascii="SamsungOne 400" w:eastAsia="SamsungOne 400" w:hAnsi="SamsungOne 400" w:cs="SamsungOne 400"/>
          <w:color w:val="000000"/>
        </w:rPr>
        <w:t xml:space="preserve"> que ajusta pesos y umbrales.</w:t>
      </w:r>
    </w:p>
    <w:p w14:paraId="5035567B" w14:textId="77777777" w:rsidR="006B3D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98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El número de nodos no tiene nada que ver con el modelo de análisis.</w:t>
      </w:r>
    </w:p>
    <w:p w14:paraId="5035567C" w14:textId="77777777" w:rsidR="006B3D19" w:rsidRDefault="006B3D19">
      <w:pPr>
        <w:pBdr>
          <w:top w:val="nil"/>
          <w:left w:val="nil"/>
          <w:bottom w:val="nil"/>
          <w:right w:val="nil"/>
          <w:between w:val="nil"/>
        </w:pBdr>
        <w:ind w:left="238"/>
        <w:rPr>
          <w:rFonts w:ascii="SamsungOne 400" w:eastAsia="SamsungOne 400" w:hAnsi="SamsungOne 400" w:cs="SamsungOne 400"/>
          <w:color w:val="C00000"/>
        </w:rPr>
      </w:pPr>
    </w:p>
    <w:p w14:paraId="5035567D" w14:textId="77777777" w:rsidR="006B3D19" w:rsidRDefault="006B3D19">
      <w:pPr>
        <w:pBdr>
          <w:top w:val="nil"/>
          <w:left w:val="nil"/>
          <w:bottom w:val="nil"/>
          <w:right w:val="nil"/>
          <w:between w:val="nil"/>
        </w:pBdr>
        <w:ind w:left="238"/>
        <w:rPr>
          <w:rFonts w:ascii="SamsungOne 400" w:eastAsia="SamsungOne 400" w:hAnsi="SamsungOne 400" w:cs="SamsungOne 400"/>
          <w:color w:val="C00000"/>
        </w:rPr>
      </w:pPr>
    </w:p>
    <w:p w14:paraId="5035567E" w14:textId="77777777" w:rsidR="006B3D1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¿Cuál es el concepto que se describe a continuación?</w:t>
      </w:r>
    </w:p>
    <w:tbl>
      <w:tblPr>
        <w:tblStyle w:val="a0"/>
        <w:tblW w:w="6243" w:type="dxa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43"/>
      </w:tblGrid>
      <w:tr w:rsidR="006B3D19" w14:paraId="50355680" w14:textId="77777777">
        <w:trPr>
          <w:trHeight w:val="675"/>
        </w:trPr>
        <w:tc>
          <w:tcPr>
            <w:tcW w:w="6243" w:type="dxa"/>
            <w:vAlign w:val="center"/>
          </w:tcPr>
          <w:p w14:paraId="5035567F" w14:textId="77777777" w:rsidR="006B3D19" w:rsidRDefault="00000000">
            <w:pPr>
              <w:widowControl/>
              <w:spacing w:line="276" w:lineRule="auto"/>
              <w:jc w:val="left"/>
              <w:rPr>
                <w:rFonts w:ascii="SamsungOne 400" w:eastAsia="SamsungOne 400" w:hAnsi="SamsungOne 400" w:cs="SamsungOne 400"/>
                <w:i/>
                <w:color w:val="000000"/>
              </w:rPr>
            </w:pPr>
            <w:r>
              <w:rPr>
                <w:rFonts w:ascii="SamsungOne 400" w:eastAsia="SamsungOne 400" w:hAnsi="SamsungOne 400" w:cs="SamsungOne 400"/>
                <w:b/>
                <w:i/>
              </w:rPr>
              <w:t>Matriz multidimensional con 3 componentes: Rango, Forma, Tipo</w:t>
            </w:r>
          </w:p>
        </w:tc>
      </w:tr>
    </w:tbl>
    <w:p w14:paraId="50355681" w14:textId="77777777" w:rsidR="006B3D19" w:rsidRDefault="006B3D1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50355682" w14:textId="59C32DD4" w:rsidR="006B3D19" w:rsidRDefault="005D5F58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  <w:r w:rsidRPr="005D5F58">
        <w:rPr>
          <w:rFonts w:ascii="SamsungOne 400" w:eastAsia="SamsungOne 400" w:hAnsi="SamsungOne 400" w:cs="SamsungOne 400"/>
          <w:highlight w:val="yellow"/>
        </w:rPr>
        <w:t>R= Un tensor.</w:t>
      </w:r>
    </w:p>
    <w:p w14:paraId="50355683" w14:textId="77777777" w:rsidR="006B3D19" w:rsidRDefault="006B3D1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50355684" w14:textId="77777777" w:rsidR="006B3D19" w:rsidRDefault="006B3D1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50355685" w14:textId="3EF14415" w:rsidR="006B3D1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¿Qué ocurre si el error de </w:t>
      </w:r>
      <w:r w:rsidR="006A2615">
        <w:rPr>
          <w:rFonts w:ascii="SamsungOne 400" w:eastAsia="SamsungOne 400" w:hAnsi="SamsungOne 400" w:cs="SamsungOne 400"/>
          <w:color w:val="000000"/>
        </w:rPr>
        <w:t>validación</w:t>
      </w:r>
      <w:r>
        <w:rPr>
          <w:rFonts w:ascii="SamsungOne 400" w:eastAsia="SamsungOne 400" w:hAnsi="SamsungOne 400" w:cs="SamsungOne 400"/>
          <w:color w:val="000000"/>
        </w:rPr>
        <w:t xml:space="preserve"> aumenta constantemente cuando graficamos el error de </w:t>
      </w:r>
      <w:r w:rsidR="006A2615">
        <w:rPr>
          <w:rFonts w:ascii="SamsungOne 400" w:eastAsia="SamsungOne 400" w:hAnsi="SamsungOne 400" w:cs="SamsungOne 400"/>
          <w:color w:val="000000"/>
        </w:rPr>
        <w:t>validación</w:t>
      </w:r>
      <w:r>
        <w:rPr>
          <w:rFonts w:ascii="SamsungOne 400" w:eastAsia="SamsungOne 400" w:hAnsi="SamsungOne 400" w:cs="SamsungOne 400"/>
          <w:color w:val="000000"/>
        </w:rPr>
        <w:t xml:space="preserve"> para cada época utilizando el método de descenso de pendiente por lotes? Además, ¿cómo se puede resolver este problem</w:t>
      </w:r>
      <w:r w:rsidR="006A2615">
        <w:rPr>
          <w:rFonts w:ascii="SamsungOne 400" w:eastAsia="SamsungOne 400" w:hAnsi="SamsungOne 400" w:cs="SamsungOne 400"/>
          <w:color w:val="000000"/>
        </w:rPr>
        <w:t>a</w:t>
      </w:r>
      <w:r>
        <w:rPr>
          <w:rFonts w:ascii="SamsungOne 400" w:eastAsia="SamsungOne 400" w:hAnsi="SamsungOne 400" w:cs="SamsungOne 400"/>
          <w:color w:val="000000"/>
        </w:rPr>
        <w:t>?</w:t>
      </w:r>
    </w:p>
    <w:p w14:paraId="50355686" w14:textId="32F17FD8" w:rsidR="006B3D19" w:rsidRDefault="005D5F58" w:rsidP="005D5F58">
      <w:p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 w:rsidRPr="005D5F58">
        <w:rPr>
          <w:rFonts w:ascii="SamsungOne 400" w:eastAsia="SamsungOne 400" w:hAnsi="SamsungOne 400" w:cs="SamsungOne 400"/>
          <w:color w:val="000000"/>
          <w:highlight w:val="yellow"/>
        </w:rPr>
        <w:t xml:space="preserve">R= lo que ocurre es un </w:t>
      </w:r>
      <w:proofErr w:type="spellStart"/>
      <w:r w:rsidRPr="005D5F58">
        <w:rPr>
          <w:rFonts w:ascii="SamsungOne 400" w:eastAsia="SamsungOne 400" w:hAnsi="SamsungOne 400" w:cs="SamsungOne 400"/>
          <w:color w:val="000000"/>
          <w:highlight w:val="yellow"/>
        </w:rPr>
        <w:t>sobreajustándose</w:t>
      </w:r>
      <w:proofErr w:type="spellEnd"/>
      <w:r w:rsidRPr="005D5F58">
        <w:rPr>
          <w:rFonts w:ascii="SamsungOne 400" w:eastAsia="SamsungOne 400" w:hAnsi="SamsungOne 400" w:cs="SamsungOne 400"/>
          <w:color w:val="000000"/>
          <w:highlight w:val="yellow"/>
        </w:rPr>
        <w:t xml:space="preserve"> y se puede resolver usando un</w:t>
      </w:r>
      <w:r w:rsidRPr="005D5F58">
        <w:rPr>
          <w:rFonts w:ascii="SamsungOne 400" w:eastAsia="SamsungOne 400" w:hAnsi="SamsungOne 400" w:cs="SamsungOne 400"/>
          <w:color w:val="000000"/>
          <w:highlight w:val="yellow"/>
        </w:rPr>
        <w:t xml:space="preserve"> </w:t>
      </w:r>
      <w:proofErr w:type="spellStart"/>
      <w:r w:rsidRPr="005D5F58">
        <w:rPr>
          <w:rFonts w:ascii="SamsungOne 400" w:eastAsia="SamsungOne 400" w:hAnsi="SamsungOne 400" w:cs="SamsungOne 400"/>
          <w:color w:val="000000"/>
          <w:highlight w:val="yellow"/>
        </w:rPr>
        <w:t>Dropout</w:t>
      </w:r>
      <w:proofErr w:type="spellEnd"/>
      <w:r w:rsidRPr="005D5F58">
        <w:rPr>
          <w:rFonts w:ascii="SamsungOne 400" w:eastAsia="SamsungOne 400" w:hAnsi="SamsungOne 400" w:cs="SamsungOne 400"/>
          <w:color w:val="000000"/>
          <w:highlight w:val="yellow"/>
        </w:rPr>
        <w:t>, que apaga aleatoriamente algunas neuronas en cada iteración para evitar dependencia excesiva en ciertos patrones.</w:t>
      </w:r>
    </w:p>
    <w:p w14:paraId="50355687" w14:textId="77777777" w:rsidR="006B3D19" w:rsidRDefault="006B3D19">
      <w:pPr>
        <w:pBdr>
          <w:top w:val="nil"/>
          <w:left w:val="nil"/>
          <w:bottom w:val="nil"/>
          <w:right w:val="nil"/>
          <w:between w:val="nil"/>
        </w:pBdr>
        <w:ind w:left="400"/>
        <w:rPr>
          <w:rFonts w:ascii="SamsungOne 400" w:eastAsia="SamsungOne 400" w:hAnsi="SamsungOne 400" w:cs="SamsungOne 400"/>
          <w:color w:val="000000"/>
        </w:rPr>
      </w:pPr>
    </w:p>
    <w:p w14:paraId="50355688" w14:textId="77777777" w:rsidR="006B3D19" w:rsidRDefault="006B3D19">
      <w:pPr>
        <w:pBdr>
          <w:top w:val="nil"/>
          <w:left w:val="nil"/>
          <w:bottom w:val="nil"/>
          <w:right w:val="nil"/>
          <w:between w:val="nil"/>
        </w:pBdr>
        <w:ind w:left="400"/>
        <w:rPr>
          <w:rFonts w:ascii="SamsungOne 400" w:eastAsia="SamsungOne 400" w:hAnsi="SamsungOne 400" w:cs="SamsungOne 400"/>
          <w:color w:val="000000"/>
        </w:rPr>
      </w:pPr>
    </w:p>
    <w:p w14:paraId="50355689" w14:textId="77777777" w:rsidR="006B3D19" w:rsidRDefault="006B3D19">
      <w:pPr>
        <w:pBdr>
          <w:top w:val="nil"/>
          <w:left w:val="nil"/>
          <w:bottom w:val="nil"/>
          <w:right w:val="nil"/>
          <w:between w:val="nil"/>
        </w:pBdr>
        <w:ind w:left="400"/>
        <w:rPr>
          <w:rFonts w:ascii="SamsungOne 400" w:eastAsia="SamsungOne 400" w:hAnsi="SamsungOne 400" w:cs="SamsungOne 400"/>
          <w:color w:val="000000"/>
        </w:rPr>
      </w:pPr>
    </w:p>
    <w:p w14:paraId="5035568A" w14:textId="77777777" w:rsidR="006B3D19" w:rsidRDefault="006B3D19">
      <w:pPr>
        <w:pBdr>
          <w:top w:val="nil"/>
          <w:left w:val="nil"/>
          <w:bottom w:val="nil"/>
          <w:right w:val="nil"/>
          <w:between w:val="nil"/>
        </w:pBdr>
        <w:ind w:left="400"/>
        <w:rPr>
          <w:rFonts w:ascii="SamsungOne 400" w:eastAsia="SamsungOne 400" w:hAnsi="SamsungOne 400" w:cs="SamsungOne 400"/>
          <w:color w:val="000000"/>
        </w:rPr>
      </w:pPr>
    </w:p>
    <w:p w14:paraId="5035568B" w14:textId="77777777" w:rsidR="006B3D19" w:rsidRDefault="006B3D19">
      <w:pPr>
        <w:pBdr>
          <w:top w:val="nil"/>
          <w:left w:val="nil"/>
          <w:bottom w:val="nil"/>
          <w:right w:val="nil"/>
          <w:between w:val="nil"/>
        </w:pBdr>
        <w:ind w:left="400"/>
        <w:rPr>
          <w:rFonts w:ascii="SamsungOne 400" w:eastAsia="SamsungOne 400" w:hAnsi="SamsungOne 400" w:cs="SamsungOne 400"/>
          <w:color w:val="000000"/>
        </w:rPr>
      </w:pPr>
    </w:p>
    <w:p w14:paraId="37E1DEBD" w14:textId="2676CF03" w:rsidR="00545446" w:rsidRDefault="001F4BDA" w:rsidP="005454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Compara el rendimiento de una CNN y una ANN</w:t>
      </w:r>
      <w:r w:rsidR="00013A4A">
        <w:rPr>
          <w:rFonts w:ascii="SamsungOne 400" w:eastAsia="SamsungOne 400" w:hAnsi="SamsungOne 400" w:cs="SamsungOne 400"/>
          <w:color w:val="000000"/>
        </w:rPr>
        <w:t>, propón las 2 arquitecturas y</w:t>
      </w:r>
      <w:r w:rsidR="00BD09E8">
        <w:rPr>
          <w:rFonts w:ascii="SamsungOne 400" w:eastAsia="SamsungOne 400" w:hAnsi="SamsungOne 400" w:cs="SamsungOne 400"/>
          <w:color w:val="000000"/>
        </w:rPr>
        <w:t xml:space="preserve"> evalúa cual tiene mejor desempeño. Puedes tomar el siguiente código como ejemplo: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BD09E8" w:rsidRPr="00570FE4" w14:paraId="4457FFC5" w14:textId="77777777" w:rsidTr="00BD09E8">
        <w:tc>
          <w:tcPr>
            <w:tcW w:w="9736" w:type="dxa"/>
          </w:tcPr>
          <w:p w14:paraId="094BC7E5" w14:textId="77777777" w:rsidR="00570FE4" w:rsidRPr="00570FE4" w:rsidRDefault="00570FE4" w:rsidP="00570FE4">
            <w:pPr>
              <w:rPr>
                <w:rFonts w:ascii="SamsungOne 400" w:eastAsia="SamsungOne 400" w:hAnsi="SamsungOne 400" w:cs="SamsungOne 400"/>
                <w:color w:val="000000"/>
                <w:lang w:val="es-MX"/>
              </w:rPr>
            </w:pP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import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tensorflow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as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tf</w:t>
            </w:r>
            <w:proofErr w:type="spellEnd"/>
          </w:p>
          <w:p w14:paraId="3B404E18" w14:textId="77777777" w:rsidR="00570FE4" w:rsidRPr="00570FE4" w:rsidRDefault="00570FE4" w:rsidP="00570FE4">
            <w:pPr>
              <w:rPr>
                <w:rFonts w:ascii="SamsungOne 400" w:eastAsia="SamsungOne 400" w:hAnsi="SamsungOne 400" w:cs="SamsungOne 400"/>
                <w:color w:val="000000"/>
                <w:lang w:val="es-MX"/>
              </w:rPr>
            </w:pP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from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tensorflow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import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keras</w:t>
            </w:r>
            <w:proofErr w:type="spellEnd"/>
          </w:p>
          <w:p w14:paraId="2D00C783" w14:textId="77777777" w:rsidR="00570FE4" w:rsidRPr="00570FE4" w:rsidRDefault="00570FE4" w:rsidP="00570FE4">
            <w:pPr>
              <w:rPr>
                <w:rFonts w:ascii="SamsungOne 400" w:eastAsia="SamsungOne 400" w:hAnsi="SamsungOne 400" w:cs="SamsungOne 400"/>
                <w:color w:val="000000"/>
                <w:lang w:val="es-MX"/>
              </w:rPr>
            </w:pP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from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</w:t>
            </w:r>
            <w:proofErr w:type="spellStart"/>
            <w:proofErr w:type="gram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tensorflow.keras</w:t>
            </w:r>
            <w:proofErr w:type="spellEnd"/>
            <w:proofErr w:type="gram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import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layers</w:t>
            </w:r>
            <w:proofErr w:type="spellEnd"/>
          </w:p>
          <w:p w14:paraId="11F2A96F" w14:textId="77777777" w:rsidR="00570FE4" w:rsidRPr="00570FE4" w:rsidRDefault="00570FE4" w:rsidP="00570FE4">
            <w:pPr>
              <w:rPr>
                <w:rFonts w:ascii="SamsungOne 400" w:eastAsia="SamsungOne 400" w:hAnsi="SamsungOne 400" w:cs="SamsungOne 400"/>
                <w:color w:val="000000"/>
                <w:lang w:val="es-MX"/>
              </w:rPr>
            </w:pP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import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</w:t>
            </w:r>
            <w:proofErr w:type="spellStart"/>
            <w:proofErr w:type="gram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matplotlib.pyplot</w:t>
            </w:r>
            <w:proofErr w:type="spellEnd"/>
            <w:proofErr w:type="gram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as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plt</w:t>
            </w:r>
            <w:proofErr w:type="spellEnd"/>
          </w:p>
          <w:p w14:paraId="255ACDAF" w14:textId="77777777" w:rsidR="00570FE4" w:rsidRPr="00570FE4" w:rsidRDefault="00570FE4" w:rsidP="00570FE4">
            <w:pPr>
              <w:rPr>
                <w:rFonts w:ascii="SamsungOne 400" w:eastAsia="SamsungOne 400" w:hAnsi="SamsungOne 400" w:cs="SamsungOne 400"/>
                <w:color w:val="000000"/>
                <w:lang w:val="es-MX"/>
              </w:rPr>
            </w:pP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import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numpy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as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np</w:t>
            </w:r>
            <w:proofErr w:type="spellEnd"/>
          </w:p>
          <w:p w14:paraId="27917B8E" w14:textId="77777777" w:rsidR="00570FE4" w:rsidRPr="00570FE4" w:rsidRDefault="00570FE4" w:rsidP="00570FE4">
            <w:pPr>
              <w:rPr>
                <w:rFonts w:ascii="SamsungOne 400" w:eastAsia="SamsungOne 400" w:hAnsi="SamsungOne 400" w:cs="SamsungOne 400"/>
                <w:color w:val="000000"/>
                <w:lang w:val="es-MX"/>
              </w:rPr>
            </w:pPr>
          </w:p>
          <w:p w14:paraId="133DCD48" w14:textId="77777777" w:rsidR="00570FE4" w:rsidRPr="00570FE4" w:rsidRDefault="00570FE4" w:rsidP="00570FE4">
            <w:pPr>
              <w:rPr>
                <w:rFonts w:ascii="SamsungOne 400" w:eastAsia="SamsungOne 400" w:hAnsi="SamsungOne 400" w:cs="SamsungOne 400"/>
                <w:color w:val="000000"/>
                <w:lang w:val="es-MX"/>
              </w:rPr>
            </w:pPr>
            <w:r w:rsidRPr="00570FE4">
              <w:rPr>
                <w:rFonts w:ascii="SamsungOne 400" w:eastAsia="SamsungOne 400" w:hAnsi="SamsungOne 400" w:cs="SamsungOne 400"/>
                <w:i/>
                <w:iCs/>
                <w:color w:val="000000"/>
                <w:lang w:val="es-MX"/>
              </w:rPr>
              <w:t xml:space="preserve"># Cargar el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i/>
                <w:iCs/>
                <w:color w:val="000000"/>
                <w:lang w:val="es-MX"/>
              </w:rPr>
              <w:t>dataset</w:t>
            </w:r>
            <w:proofErr w:type="spellEnd"/>
            <w:r w:rsidRPr="00570FE4">
              <w:rPr>
                <w:rFonts w:ascii="SamsungOne 400" w:eastAsia="SamsungOne 400" w:hAnsi="SamsungOne 400" w:cs="SamsungOne 400"/>
                <w:i/>
                <w:iCs/>
                <w:color w:val="000000"/>
                <w:lang w:val="es-MX"/>
              </w:rPr>
              <w:t xml:space="preserve"> CIFAR-10</w:t>
            </w:r>
          </w:p>
          <w:p w14:paraId="44F8FCB4" w14:textId="77777777" w:rsidR="00570FE4" w:rsidRPr="00570FE4" w:rsidRDefault="00570FE4" w:rsidP="00570FE4">
            <w:pPr>
              <w:rPr>
                <w:rFonts w:ascii="SamsungOne 400" w:eastAsia="SamsungOne 400" w:hAnsi="SamsungOne 400" w:cs="SamsungOne 400"/>
                <w:color w:val="000000"/>
                <w:lang w:val="en-US"/>
              </w:rPr>
            </w:pPr>
            <w:r w:rsidRPr="00570FE4">
              <w:rPr>
                <w:rFonts w:ascii="SamsungOne 400" w:eastAsia="SamsungOne 400" w:hAnsi="SamsungOne 400" w:cs="SamsungOne 400"/>
                <w:color w:val="000000"/>
                <w:lang w:val="en-US"/>
              </w:rPr>
              <w:t>(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n-US"/>
              </w:rPr>
              <w:t>x_train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n-US"/>
              </w:rPr>
              <w:t xml:space="preserve">,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n-US"/>
              </w:rPr>
              <w:t>y_train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n-US"/>
              </w:rPr>
              <w:t>), (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n-US"/>
              </w:rPr>
              <w:t>x_test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n-US"/>
              </w:rPr>
              <w:t xml:space="preserve">,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n-US"/>
              </w:rPr>
              <w:t>y_test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n-US"/>
              </w:rPr>
              <w:t xml:space="preserve">) = </w:t>
            </w:r>
            <w:proofErr w:type="gramStart"/>
            <w:r w:rsidRPr="00570FE4">
              <w:rPr>
                <w:rFonts w:ascii="SamsungOne 400" w:eastAsia="SamsungOne 400" w:hAnsi="SamsungOne 400" w:cs="SamsungOne 400"/>
                <w:color w:val="000000"/>
                <w:lang w:val="en-US"/>
              </w:rPr>
              <w:t>keras.datasets</w:t>
            </w:r>
            <w:proofErr w:type="gramEnd"/>
            <w:r w:rsidRPr="00570FE4">
              <w:rPr>
                <w:rFonts w:ascii="SamsungOne 400" w:eastAsia="SamsungOne 400" w:hAnsi="SamsungOne 400" w:cs="SamsungOne 400"/>
                <w:color w:val="000000"/>
                <w:lang w:val="en-US"/>
              </w:rPr>
              <w:t>.cifar10.load_data()</w:t>
            </w:r>
          </w:p>
          <w:p w14:paraId="1F034C0D" w14:textId="77777777" w:rsidR="00570FE4" w:rsidRPr="00570FE4" w:rsidRDefault="00570FE4" w:rsidP="00570FE4">
            <w:pPr>
              <w:rPr>
                <w:rFonts w:ascii="SamsungOne 400" w:eastAsia="SamsungOne 400" w:hAnsi="SamsungOne 400" w:cs="SamsungOne 400"/>
                <w:color w:val="000000"/>
                <w:lang w:val="en-US"/>
              </w:rPr>
            </w:pPr>
          </w:p>
          <w:p w14:paraId="5C894D36" w14:textId="77777777" w:rsidR="00570FE4" w:rsidRPr="00570FE4" w:rsidRDefault="00570FE4" w:rsidP="00570FE4">
            <w:pPr>
              <w:rPr>
                <w:rFonts w:ascii="SamsungOne 400" w:eastAsia="SamsungOne 400" w:hAnsi="SamsungOne 400" w:cs="SamsungOne 400"/>
                <w:color w:val="000000"/>
                <w:lang w:val="es-MX"/>
              </w:rPr>
            </w:pPr>
            <w:r w:rsidRPr="00570FE4">
              <w:rPr>
                <w:rFonts w:ascii="SamsungOne 400" w:eastAsia="SamsungOne 400" w:hAnsi="SamsungOne 400" w:cs="SamsungOne 400"/>
                <w:i/>
                <w:iCs/>
                <w:color w:val="000000"/>
                <w:lang w:val="es-MX"/>
              </w:rPr>
              <w:t># Normalización de los datos</w:t>
            </w:r>
          </w:p>
          <w:p w14:paraId="1A63FD31" w14:textId="77777777" w:rsidR="00570FE4" w:rsidRPr="00570FE4" w:rsidRDefault="00570FE4" w:rsidP="00570FE4">
            <w:pPr>
              <w:rPr>
                <w:rFonts w:ascii="SamsungOne 400" w:eastAsia="SamsungOne 400" w:hAnsi="SamsungOne 400" w:cs="SamsungOne 400"/>
                <w:color w:val="000000"/>
                <w:lang w:val="es-MX"/>
              </w:rPr>
            </w:pP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x_train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,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x_test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=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x_train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/ 255.0, </w:t>
            </w:r>
            <w:proofErr w:type="spellStart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>x_test</w:t>
            </w:r>
            <w:proofErr w:type="spellEnd"/>
            <w:r w:rsidRPr="00570FE4">
              <w:rPr>
                <w:rFonts w:ascii="SamsungOne 400" w:eastAsia="SamsungOne 400" w:hAnsi="SamsungOne 400" w:cs="SamsungOne 400"/>
                <w:color w:val="000000"/>
                <w:lang w:val="es-MX"/>
              </w:rPr>
              <w:t xml:space="preserve"> / 255.0</w:t>
            </w:r>
          </w:p>
          <w:p w14:paraId="4E6CF0A0" w14:textId="77777777" w:rsidR="00BD09E8" w:rsidRDefault="00BD09E8" w:rsidP="00BD09E8">
            <w:pPr>
              <w:rPr>
                <w:rFonts w:ascii="SamsungOne 400" w:eastAsia="SamsungOne 400" w:hAnsi="SamsungOne 400" w:cs="SamsungOne 400"/>
                <w:color w:val="000000"/>
              </w:rPr>
            </w:pPr>
          </w:p>
        </w:tc>
      </w:tr>
    </w:tbl>
    <w:p w14:paraId="40CADD44" w14:textId="77777777" w:rsidR="00BD09E8" w:rsidRPr="00570FE4" w:rsidRDefault="00BD09E8" w:rsidP="00BD09E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msungOne 400" w:eastAsia="SamsungOne 400" w:hAnsi="SamsungOne 400" w:cs="SamsungOne 400"/>
          <w:color w:val="000000"/>
          <w:lang w:val="es-MX"/>
        </w:rPr>
      </w:pPr>
    </w:p>
    <w:p w14:paraId="5035568F" w14:textId="77777777" w:rsidR="006B3D19" w:rsidRPr="00570FE4" w:rsidRDefault="006B3D1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lang w:val="es-MX"/>
        </w:rPr>
      </w:pPr>
    </w:p>
    <w:p w14:paraId="50355690" w14:textId="14E1D8B5" w:rsidR="006B3D19" w:rsidRPr="00570FE4" w:rsidRDefault="006B3D19">
      <w:pPr>
        <w:widowControl/>
        <w:spacing w:after="0" w:line="276" w:lineRule="auto"/>
        <w:ind w:left="284"/>
        <w:jc w:val="left"/>
        <w:rPr>
          <w:rFonts w:ascii="SamsungOne 400" w:eastAsia="SamsungOne 400" w:hAnsi="SamsungOne 400" w:cs="SamsungOne 400"/>
          <w:lang w:val="es-MX"/>
        </w:rPr>
      </w:pPr>
    </w:p>
    <w:p w14:paraId="50355698" w14:textId="77777777" w:rsidR="006B3D19" w:rsidRPr="00570FE4" w:rsidRDefault="006B3D19">
      <w:pPr>
        <w:widowControl/>
        <w:rPr>
          <w:rFonts w:ascii="SamsungOne 400" w:eastAsia="SamsungOne 400" w:hAnsi="SamsungOne 400" w:cs="SamsungOne 400"/>
          <w:lang w:val="es-MX"/>
        </w:rPr>
      </w:pPr>
    </w:p>
    <w:p w14:paraId="50355699" w14:textId="77777777" w:rsidR="006B3D1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Aplicar la función </w:t>
      </w:r>
      <w:proofErr w:type="spellStart"/>
      <w:r>
        <w:rPr>
          <w:rFonts w:ascii="SamsungOne 400" w:eastAsia="SamsungOne 400" w:hAnsi="SamsungOne 400" w:cs="SamsungOne 400"/>
          <w:color w:val="000000"/>
        </w:rPr>
        <w:t>softmax</w:t>
      </w:r>
      <w:proofErr w:type="spellEnd"/>
      <w:r>
        <w:rPr>
          <w:rFonts w:ascii="SamsungOne 400" w:eastAsia="SamsungOne 400" w:hAnsi="SamsungOne 400" w:cs="SamsungOne 400"/>
          <w:color w:val="000000"/>
        </w:rPr>
        <w:t xml:space="preserve"> cuando la salida de la red neuronal es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(0.4,2.0,0.001,0.32)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p>
        </m:sSup>
      </m:oMath>
      <w:r>
        <w:rPr>
          <w:rFonts w:ascii="SamsungOne 400" w:eastAsia="SamsungOne 400" w:hAnsi="SamsungOne 400" w:cs="SamsungOne 400"/>
          <w:color w:val="000000"/>
        </w:rPr>
        <w:t xml:space="preserve"> y escribir el resultado. </w:t>
      </w:r>
    </w:p>
    <w:p w14:paraId="5035569A" w14:textId="77777777" w:rsidR="006B3D19" w:rsidRDefault="006B3D1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5035569B" w14:textId="77777777" w:rsidR="006B3D19" w:rsidRDefault="006B3D1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5035569C" w14:textId="77777777" w:rsidR="006B3D19" w:rsidRDefault="006B3D1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5035569D" w14:textId="77777777" w:rsidR="006B3D19" w:rsidRDefault="006B3D1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5035569E" w14:textId="1D2A3154" w:rsidR="006B3D19" w:rsidRDefault="006B3D19">
      <w:pPr>
        <w:widowControl/>
        <w:rPr>
          <w:rFonts w:ascii="SamsungOne 400" w:eastAsia="SamsungOne 400" w:hAnsi="SamsungOne 400" w:cs="SamsungOne 400"/>
        </w:rPr>
      </w:pPr>
    </w:p>
    <w:p w14:paraId="5035569F" w14:textId="77777777" w:rsidR="006B3D1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Forme un modelo de predicción de series temporales basado en RNN con referencia al siguiente código.</w:t>
      </w:r>
    </w:p>
    <w:p w14:paraId="503556A0" w14:textId="77777777" w:rsidR="006B3D19" w:rsidRDefault="006B3D1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0"/>
        <w:jc w:val="left"/>
        <w:rPr>
          <w:rFonts w:ascii="SamsungOne 400" w:eastAsia="SamsungOne 400" w:hAnsi="SamsungOne 400" w:cs="SamsungOne 400"/>
          <w:color w:val="000000"/>
        </w:rPr>
      </w:pPr>
    </w:p>
    <w:tbl>
      <w:tblPr>
        <w:tblStyle w:val="a1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5"/>
      </w:tblGrid>
      <w:tr w:rsidR="006B3D19" w14:paraId="503556BD" w14:textId="77777777">
        <w:tc>
          <w:tcPr>
            <w:tcW w:w="9355" w:type="dxa"/>
          </w:tcPr>
          <w:p w14:paraId="503556A1" w14:textId="77777777" w:rsidR="006B3D1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importar pandas como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pd</w:t>
            </w:r>
            <w:proofErr w:type="spellEnd"/>
          </w:p>
          <w:p w14:paraId="503556A2" w14:textId="77777777" w:rsidR="006B3D1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importar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numpy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como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np</w:t>
            </w:r>
            <w:proofErr w:type="spellEnd"/>
          </w:p>
          <w:p w14:paraId="503556A3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desde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sklearn.model</w:t>
            </w:r>
            <w:proofErr w:type="gram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_selection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importar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train_test_split</w:t>
            </w:r>
            <w:proofErr w:type="spellEnd"/>
          </w:p>
          <w:p w14:paraId="503556A4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desde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sklearn.preprocessing</w:t>
            </w:r>
            <w:proofErr w:type="spellEnd"/>
            <w:proofErr w:type="gram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importar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MinMaxScaler</w:t>
            </w:r>
            <w:proofErr w:type="spellEnd"/>
          </w:p>
          <w:p w14:paraId="503556A5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importar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tensorflow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como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tf</w:t>
            </w:r>
            <w:proofErr w:type="spellEnd"/>
          </w:p>
          <w:p w14:paraId="503556A6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importar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matplotlib.pyplot</w:t>
            </w:r>
            <w:proofErr w:type="spellEnd"/>
            <w:proofErr w:type="gram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como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</w:t>
            </w: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plt</w:t>
            </w:r>
            <w:proofErr w:type="spellEnd"/>
          </w:p>
          <w:p w14:paraId="503556A7" w14:textId="77777777" w:rsidR="006B3D19" w:rsidRPr="00E76EF9" w:rsidRDefault="006B3D19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503556A8" w14:textId="77777777" w:rsidR="006B3D19" w:rsidRPr="00E76EF9" w:rsidRDefault="00000000">
            <w:pPr>
              <w:ind w:left="34"/>
              <w:jc w:val="left"/>
              <w:rPr>
                <w:rFonts w:ascii="Calibri" w:eastAsia="Calibri" w:hAnsi="Calibri" w:cs="Calibri"/>
                <w:color w:val="000000"/>
                <w:lang w:val="en-US"/>
              </w:rPr>
            </w:pPr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# </w:t>
            </w:r>
            <w:proofErr w:type="gram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read</w:t>
            </w:r>
            <w:proofErr w:type="gram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data</w:t>
            </w:r>
            <w:sdt>
              <w:sdtPr>
                <w:tag w:val="goog_rdk_0"/>
                <w:id w:val="-403603206"/>
              </w:sdtPr>
              <w:sdtContent>
                <w:ins w:id="0" w:author="Microsoft Word" w:date="2024-12-06T12:58:00Z">
                  <w:r w:rsidRPr="00E76EF9">
                    <w:rPr>
                      <w:rFonts w:ascii="D2Coding" w:eastAsia="D2Coding" w:hAnsi="D2Coding" w:cs="D2Coding"/>
                      <w:color w:val="000000"/>
                      <w:lang w:val="en-US"/>
                    </w:rPr>
                    <w:t xml:space="preserve"># Leer </w:t>
                  </w:r>
                  <w:proofErr w:type="spellStart"/>
                  <w:r w:rsidRPr="00E76EF9">
                    <w:rPr>
                      <w:rFonts w:ascii="D2Coding" w:eastAsia="D2Coding" w:hAnsi="D2Coding" w:cs="D2Coding"/>
                      <w:color w:val="000000"/>
                      <w:lang w:val="en-US"/>
                    </w:rPr>
                    <w:t>datos</w:t>
                  </w:r>
                </w:ins>
                <w:proofErr w:type="spellEnd"/>
              </w:sdtContent>
            </w:sdt>
          </w:p>
          <w:p w14:paraId="503556A9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df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= </w:t>
            </w:r>
            <w:proofErr w:type="spellStart"/>
            <w:proofErr w:type="gram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pd.read</w:t>
            </w:r>
            <w:proofErr w:type="gram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_csv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('data_boston.csv', header='infer', encoding='latin1')</w:t>
            </w:r>
          </w:p>
          <w:p w14:paraId="503556AA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df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= </w:t>
            </w:r>
            <w:proofErr w:type="spellStart"/>
            <w:proofErr w:type="gram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df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[[</w:t>
            </w:r>
            <w:proofErr w:type="gram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'PRICE']]</w:t>
            </w:r>
          </w:p>
          <w:p w14:paraId="503556AB" w14:textId="77777777" w:rsidR="006B3D19" w:rsidRPr="00E76EF9" w:rsidRDefault="006B3D19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503556AC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# scale input &amp; X, y</w:t>
            </w:r>
          </w:p>
          <w:p w14:paraId="503556AD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scaler = </w:t>
            </w:r>
            <w:proofErr w:type="spellStart"/>
            <w:proofErr w:type="gram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MinMaxScaler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(</w:t>
            </w:r>
            <w:proofErr w:type="gram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)</w:t>
            </w:r>
          </w:p>
          <w:p w14:paraId="503556AE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ts_scaled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= </w:t>
            </w: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scaler.fit_transform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(</w:t>
            </w: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df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)</w:t>
            </w:r>
          </w:p>
          <w:p w14:paraId="503556AF" w14:textId="77777777" w:rsidR="006B3D19" w:rsidRPr="00E76EF9" w:rsidRDefault="006B3D19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503556B0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# scale</w:t>
            </w:r>
          </w:p>
          <w:p w14:paraId="503556B1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ts_scaled_2 = </w:t>
            </w: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ts_</w:t>
            </w:r>
            <w:proofErr w:type="gram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scaled.reshape</w:t>
            </w:r>
            <w:proofErr w:type="spellEnd"/>
            <w:proofErr w:type="gram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(1, -1, 1)</w:t>
            </w:r>
          </w:p>
          <w:p w14:paraId="503556B2" w14:textId="77777777" w:rsidR="006B3D19" w:rsidRPr="00E76EF9" w:rsidRDefault="006B3D19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503556B3" w14:textId="77777777" w:rsidR="006B3D19" w:rsidRPr="00E76EF9" w:rsidRDefault="00000000">
            <w:pPr>
              <w:ind w:left="34"/>
              <w:jc w:val="left"/>
              <w:rPr>
                <w:rFonts w:ascii="Calibri" w:eastAsia="Calibri" w:hAnsi="Calibri" w:cs="Calibri"/>
                <w:color w:val="000000"/>
                <w:lang w:val="en-US"/>
              </w:rPr>
            </w:pPr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# training parameters</w:t>
            </w:r>
          </w:p>
          <w:p w14:paraId="503556B4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batch_size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= 1</w:t>
            </w:r>
          </w:p>
          <w:p w14:paraId="503556B5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n_</w:t>
            </w:r>
            <w:proofErr w:type="gram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epochs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 =</w:t>
            </w:r>
            <w:proofErr w:type="gram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1000</w:t>
            </w:r>
          </w:p>
          <w:p w14:paraId="503556B6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learn_rate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 = 0.0001</w:t>
            </w:r>
          </w:p>
          <w:p w14:paraId="503556B7" w14:textId="77777777" w:rsidR="006B3D19" w:rsidRPr="00E76EF9" w:rsidRDefault="006B3D19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503556B8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# model</w:t>
            </w:r>
          </w:p>
          <w:p w14:paraId="503556B9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 xml:space="preserve">model = </w:t>
            </w:r>
            <w:proofErr w:type="spellStart"/>
            <w:proofErr w:type="gram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tf.keras</w:t>
            </w:r>
            <w:proofErr w:type="gram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.Sequential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()</w:t>
            </w:r>
          </w:p>
          <w:p w14:paraId="503556BA" w14:textId="77777777" w:rsidR="006B3D19" w:rsidRPr="00E76EF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proofErr w:type="gramStart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model.add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(</w:t>
            </w:r>
            <w:proofErr w:type="spellStart"/>
            <w:proofErr w:type="gram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tf.keras.Input</w:t>
            </w:r>
            <w:proofErr w:type="spellEnd"/>
            <w:r w:rsidRPr="00E76EF9">
              <w:rPr>
                <w:rFonts w:ascii="D2Coding" w:eastAsia="D2Coding" w:hAnsi="D2Coding" w:cs="D2Coding"/>
                <w:color w:val="000000"/>
                <w:lang w:val="en-US"/>
              </w:rPr>
              <w:t>(shape=(None, 1)))</w:t>
            </w:r>
          </w:p>
          <w:p w14:paraId="503556BB" w14:textId="77777777" w:rsidR="006B3D19" w:rsidRPr="00E76EF9" w:rsidRDefault="006B3D19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503556BC" w14:textId="77777777" w:rsidR="006B3D19" w:rsidRDefault="00000000">
            <w:pPr>
              <w:ind w:left="34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# completar el modelo basado en la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rnn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y la capacitaci</w:t>
            </w:r>
            <w:r>
              <w:rPr>
                <w:rFonts w:ascii="Calibri" w:eastAsia="Calibri" w:hAnsi="Calibri" w:cs="Calibri"/>
                <w:color w:val="000000"/>
              </w:rPr>
              <w:t>ó</w:t>
            </w:r>
            <w:r>
              <w:rPr>
                <w:rFonts w:ascii="D2Coding" w:eastAsia="D2Coding" w:hAnsi="D2Coding" w:cs="D2Coding"/>
                <w:color w:val="000000"/>
              </w:rPr>
              <w:t>n</w:t>
            </w:r>
          </w:p>
        </w:tc>
      </w:tr>
    </w:tbl>
    <w:p w14:paraId="503556BE" w14:textId="77777777" w:rsidR="006B3D19" w:rsidRDefault="006B3D1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sectPr w:rsidR="006B3D19">
      <w:headerReference w:type="default" r:id="rId8"/>
      <w:footerReference w:type="default" r:id="rId9"/>
      <w:pgSz w:w="11906" w:h="16838"/>
      <w:pgMar w:top="1440" w:right="1080" w:bottom="1440" w:left="1080" w:header="851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ECCA30" w14:textId="77777777" w:rsidR="00B8244A" w:rsidRDefault="00B8244A">
      <w:pPr>
        <w:spacing w:after="0" w:line="240" w:lineRule="auto"/>
      </w:pPr>
      <w:r>
        <w:separator/>
      </w:r>
    </w:p>
  </w:endnote>
  <w:endnote w:type="continuationSeparator" w:id="0">
    <w:p w14:paraId="0A5B53F5" w14:textId="77777777" w:rsidR="00B8244A" w:rsidRDefault="00B82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8B7A001-5014-4B8D-9093-1A611AE5D9EC}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2" w:subsetted="1" w:fontKey="{7C6AC445-1D39-4A99-AB12-62004DE3F84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36A5F20-21D8-4369-8388-10CF40008269}"/>
    <w:embedItalic r:id="rId4" w:fontKey="{B9C20E7E-C955-48AA-8035-E3278E363B2D}"/>
  </w:font>
  <w:font w:name="Samsung Sharp Sans">
    <w:altName w:val="Calibri"/>
    <w:charset w:val="00"/>
    <w:family w:val="auto"/>
    <w:pitch w:val="default"/>
  </w:font>
  <w:font w:name="SamsungOne 700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49C951A-58E7-4528-A8EE-67BE3B009326}"/>
    <w:embedBold r:id="rId6" w:fontKey="{DA6850B6-23DE-4425-807D-5E275975E1D3}"/>
  </w:font>
  <w:font w:name="SamsungOne 400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04A0DB6-873D-49E4-955C-7E9C95265F9F}"/>
    <w:embedItalic r:id="rId8" w:fontKey="{DAE5F5D1-E1D1-48E3-B223-D1FB209B515D}"/>
  </w:font>
  <w:font w:name="D2Coding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556CC" w14:textId="77777777" w:rsidR="006B3D19" w:rsidRDefault="00000000">
    <w:pPr>
      <w:widowControl/>
      <w:jc w:val="left"/>
      <w:rPr>
        <w:rFonts w:ascii="Samsung Sharp Sans" w:eastAsia="Samsung Sharp Sans" w:hAnsi="Samsung Sharp Sans" w:cs="Samsung Sharp Sans"/>
        <w:sz w:val="24"/>
        <w:szCs w:val="24"/>
      </w:rPr>
    </w:pPr>
    <w:r>
      <w:rPr>
        <w:rFonts w:ascii="Samsung Sharp Sans" w:eastAsia="Samsung Sharp Sans" w:hAnsi="Samsung Sharp Sans" w:cs="Samsung Sharp Sans"/>
        <w:sz w:val="24"/>
        <w:szCs w:val="24"/>
      </w:rPr>
      <w:t xml:space="preserve">Samsung </w:t>
    </w:r>
    <w:proofErr w:type="spellStart"/>
    <w:r>
      <w:rPr>
        <w:rFonts w:ascii="Samsung Sharp Sans" w:eastAsia="Samsung Sharp Sans" w:hAnsi="Samsung Sharp Sans" w:cs="Samsung Sharp Sans"/>
        <w:sz w:val="24"/>
        <w:szCs w:val="24"/>
      </w:rPr>
      <w:t>Innovation</w:t>
    </w:r>
    <w:proofErr w:type="spellEnd"/>
    <w:r>
      <w:rPr>
        <w:rFonts w:ascii="Samsung Sharp Sans" w:eastAsia="Samsung Sharp Sans" w:hAnsi="Samsung Sharp Sans" w:cs="Samsung Sharp Sans"/>
        <w:sz w:val="24"/>
        <w:szCs w:val="24"/>
      </w:rPr>
      <w:t xml:space="preserve"> Campus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2AD4E7" w14:textId="77777777" w:rsidR="00B8244A" w:rsidRDefault="00B8244A">
      <w:pPr>
        <w:spacing w:after="0" w:line="240" w:lineRule="auto"/>
      </w:pPr>
      <w:r>
        <w:separator/>
      </w:r>
    </w:p>
  </w:footnote>
  <w:footnote w:type="continuationSeparator" w:id="0">
    <w:p w14:paraId="0919A916" w14:textId="77777777" w:rsidR="00B8244A" w:rsidRDefault="00B824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556CB" w14:textId="77777777" w:rsidR="006B3D1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503556CD" wp14:editId="503556CE">
          <wp:extent cx="1557655" cy="368935"/>
          <wp:effectExtent l="0" t="0" r="0" b="0"/>
          <wp:docPr id="170208120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7655" cy="3689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13E00"/>
    <w:multiLevelType w:val="multilevel"/>
    <w:tmpl w:val="A318733C"/>
    <w:lvl w:ilvl="0">
      <w:start w:val="1"/>
      <w:numFmt w:val="decimal"/>
      <w:lvlText w:val="%1."/>
      <w:lvlJc w:val="left"/>
      <w:pPr>
        <w:ind w:left="400" w:hanging="40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93E6D4A"/>
    <w:multiLevelType w:val="multilevel"/>
    <w:tmpl w:val="204C5C7E"/>
    <w:lvl w:ilvl="0">
      <w:start w:val="1"/>
      <w:numFmt w:val="decimal"/>
      <w:lvlText w:val="%1"/>
      <w:lvlJc w:val="left"/>
      <w:pPr>
        <w:ind w:left="400" w:hanging="400"/>
      </w:pPr>
    </w:lvl>
    <w:lvl w:ilvl="1">
      <w:start w:val="1"/>
      <w:numFmt w:val="bullet"/>
      <w:lvlText w:val="•"/>
      <w:lvlJc w:val="left"/>
      <w:pPr>
        <w:ind w:left="800" w:hanging="400"/>
      </w:pPr>
      <w:rPr>
        <w:rFonts w:ascii="Noto Sans Symbols" w:eastAsia="Noto Sans Symbols" w:hAnsi="Noto Sans Symbols" w:cs="Noto Sans Symbols"/>
        <w:sz w:val="32"/>
        <w:szCs w:val="32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6A6C03D4"/>
    <w:multiLevelType w:val="multilevel"/>
    <w:tmpl w:val="226AACDC"/>
    <w:lvl w:ilvl="0">
      <w:start w:val="1"/>
      <w:numFmt w:val="decimal"/>
      <w:lvlText w:val="(%1)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 w16cid:durableId="987247557">
    <w:abstractNumId w:val="1"/>
  </w:num>
  <w:num w:numId="2" w16cid:durableId="90321207">
    <w:abstractNumId w:val="0"/>
  </w:num>
  <w:num w:numId="3" w16cid:durableId="1930582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D19"/>
    <w:rsid w:val="00013A4A"/>
    <w:rsid w:val="000232AE"/>
    <w:rsid w:val="001F4BDA"/>
    <w:rsid w:val="00545446"/>
    <w:rsid w:val="00570FE4"/>
    <w:rsid w:val="005D5F58"/>
    <w:rsid w:val="006A2615"/>
    <w:rsid w:val="006B3D19"/>
    <w:rsid w:val="009624ED"/>
    <w:rsid w:val="009F4055"/>
    <w:rsid w:val="00B8244A"/>
    <w:rsid w:val="00B9656B"/>
    <w:rsid w:val="00BD09E8"/>
    <w:rsid w:val="00C63702"/>
    <w:rsid w:val="00E76EF9"/>
    <w:rsid w:val="00EC4390"/>
    <w:rsid w:val="00FD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5565C"/>
  <w15:docId w15:val="{CF901255-7CE8-4D72-AA35-9883FC515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algun Gothic" w:eastAsia="Malgun Gothic" w:hAnsi="Malgun Gothic" w:cs="Malgun Gothic"/>
        <w:lang w:val="es-419" w:eastAsia="es-MX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09E"/>
    <w:pPr>
      <w:wordWrap w:val="0"/>
      <w:autoSpaceDE w:val="0"/>
      <w:autoSpaceDN w:val="0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5A2284"/>
    <w:pPr>
      <w:keepNext/>
      <w:keepLines/>
      <w:widowControl/>
      <w:wordWrap/>
      <w:autoSpaceDE/>
      <w:autoSpaceDN/>
      <w:spacing w:after="60" w:line="276" w:lineRule="auto"/>
      <w:jc w:val="left"/>
    </w:pPr>
    <w:rPr>
      <w:rFonts w:ascii="Arial" w:hAnsi="Arial" w:cs="Arial"/>
      <w:sz w:val="52"/>
      <w:szCs w:val="52"/>
      <w:lang w:val="en"/>
    </w:rPr>
  </w:style>
  <w:style w:type="table" w:styleId="Tablaconcuadrcula">
    <w:name w:val="Table Grid"/>
    <w:basedOn w:val="Tablanormal"/>
    <w:uiPriority w:val="39"/>
    <w:rsid w:val="00952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32838"/>
    <w:pPr>
      <w:ind w:leftChars="400" w:left="800"/>
    </w:pPr>
  </w:style>
  <w:style w:type="paragraph" w:styleId="Encabezado">
    <w:name w:val="header"/>
    <w:basedOn w:val="Normal"/>
    <w:link w:val="EncabezadoCar"/>
    <w:uiPriority w:val="99"/>
    <w:unhideWhenUsed/>
    <w:rsid w:val="00AA14C1"/>
    <w:pPr>
      <w:tabs>
        <w:tab w:val="center" w:pos="4513"/>
        <w:tab w:val="right" w:pos="9026"/>
      </w:tabs>
      <w:snapToGrid w:val="0"/>
    </w:pPr>
  </w:style>
  <w:style w:type="character" w:customStyle="1" w:styleId="EncabezadoCar">
    <w:name w:val="Encabezado Car"/>
    <w:basedOn w:val="Fuentedeprrafopredeter"/>
    <w:link w:val="Encabezado"/>
    <w:uiPriority w:val="99"/>
    <w:rsid w:val="00AA14C1"/>
  </w:style>
  <w:style w:type="paragraph" w:styleId="Piedepgina">
    <w:name w:val="footer"/>
    <w:basedOn w:val="Normal"/>
    <w:link w:val="PiedepginaCar"/>
    <w:uiPriority w:val="99"/>
    <w:unhideWhenUsed/>
    <w:rsid w:val="00AA14C1"/>
    <w:pPr>
      <w:tabs>
        <w:tab w:val="center" w:pos="4513"/>
        <w:tab w:val="right" w:pos="9026"/>
      </w:tabs>
      <w:snapToGrid w:val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14C1"/>
  </w:style>
  <w:style w:type="paragraph" w:styleId="Textodeglobo">
    <w:name w:val="Balloon Text"/>
    <w:basedOn w:val="Normal"/>
    <w:link w:val="TextodegloboCar"/>
    <w:uiPriority w:val="99"/>
    <w:semiHidden/>
    <w:unhideWhenUsed/>
    <w:rsid w:val="00AA14C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4C1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1049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41049F"/>
    <w:rPr>
      <w:color w:val="808080"/>
    </w:rPr>
  </w:style>
  <w:style w:type="character" w:customStyle="1" w:styleId="TtuloCar">
    <w:name w:val="Título Car"/>
    <w:basedOn w:val="Fuentedeprrafopredeter"/>
    <w:link w:val="Ttulo"/>
    <w:rsid w:val="005A2284"/>
    <w:rPr>
      <w:rFonts w:ascii="Arial" w:hAnsi="Arial" w:cs="Arial"/>
      <w:kern w:val="0"/>
      <w:sz w:val="52"/>
      <w:szCs w:val="52"/>
      <w:lang w:val="en"/>
    </w:rPr>
  </w:style>
  <w:style w:type="character" w:customStyle="1" w:styleId="mi">
    <w:name w:val="mi"/>
    <w:basedOn w:val="Fuentedeprrafopredeter"/>
    <w:rsid w:val="005A2284"/>
  </w:style>
  <w:style w:type="character" w:customStyle="1" w:styleId="mo">
    <w:name w:val="mo"/>
    <w:basedOn w:val="Fuentedeprrafopredeter"/>
    <w:rsid w:val="005A2284"/>
  </w:style>
  <w:style w:type="character" w:customStyle="1" w:styleId="mjxassistivemathml">
    <w:name w:val="mjx_assistive_mathml"/>
    <w:basedOn w:val="Fuentedeprrafopredeter"/>
    <w:rsid w:val="005A2284"/>
  </w:style>
  <w:style w:type="character" w:customStyle="1" w:styleId="cm-variable">
    <w:name w:val="cm-variable"/>
    <w:basedOn w:val="Fuentedeprrafopredeter"/>
    <w:rsid w:val="005A2284"/>
  </w:style>
  <w:style w:type="character" w:styleId="CdigoHTML">
    <w:name w:val="HTML Code"/>
    <w:basedOn w:val="Fuentedeprrafopredeter"/>
    <w:uiPriority w:val="99"/>
    <w:semiHidden/>
    <w:unhideWhenUsed/>
    <w:rsid w:val="009B3DB5"/>
    <w:rPr>
      <w:rFonts w:ascii="GulimChe" w:eastAsia="GulimChe" w:hAnsi="GulimChe" w:cs="GulimChe"/>
      <w:sz w:val="24"/>
      <w:szCs w:val="24"/>
    </w:rPr>
  </w:style>
  <w:style w:type="paragraph" w:customStyle="1" w:styleId="a">
    <w:name w:val="바탕글"/>
    <w:basedOn w:val="Normal"/>
    <w:rsid w:val="00853B0E"/>
    <w:pPr>
      <w:spacing w:after="0" w:line="384" w:lineRule="auto"/>
      <w:textAlignment w:val="baseline"/>
    </w:pPr>
    <w:rPr>
      <w:rFonts w:ascii="Gulim" w:eastAsia="Gulim" w:hAnsi="Gulim" w:cs="Gulim"/>
      <w:color w:val="00000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CoUYfbECq4WCxsYJijo5QF3eYA==">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456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 Donghyun</dc:creator>
  <cp:lastModifiedBy>Oscar Guerra Lopez</cp:lastModifiedBy>
  <cp:revision>3</cp:revision>
  <dcterms:created xsi:type="dcterms:W3CDTF">2025-02-28T22:30:00Z</dcterms:created>
  <dcterms:modified xsi:type="dcterms:W3CDTF">2025-02-28T23:40:00Z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0x0101009DBA2E1B74BFD14997620A6204D3DA8D</vt:lpwstr>
  </property>
</Properties>
</file>